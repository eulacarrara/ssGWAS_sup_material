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85412" w14:textId="0E8CA6B6" w:rsidR="009F5DD3" w:rsidRPr="008B7447" w:rsidRDefault="009F5DD3" w:rsidP="009F5DD3">
      <w:pPr>
        <w:spacing w:line="480" w:lineRule="auto"/>
        <w:jc w:val="center"/>
        <w:rPr>
          <w:b/>
          <w:bCs/>
          <w:sz w:val="22"/>
          <w:szCs w:val="22"/>
        </w:rPr>
      </w:pPr>
      <w:r w:rsidRPr="008B7447">
        <w:rPr>
          <w:b/>
          <w:bCs/>
          <w:sz w:val="22"/>
          <w:szCs w:val="22"/>
        </w:rPr>
        <w:t>SUPPLEMENTARY MATERIAL</w:t>
      </w:r>
    </w:p>
    <w:p w14:paraId="754D8391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713C3D96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07A7D9B5" w14:textId="77777777" w:rsidR="00625AA8" w:rsidRPr="00625AA8" w:rsidRDefault="009F5DD3" w:rsidP="00625AA8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</w:rPr>
        <w:t xml:space="preserve">Title: </w:t>
      </w:r>
      <w:r w:rsidR="00625AA8" w:rsidRPr="00625AA8">
        <w:rPr>
          <w:sz w:val="22"/>
          <w:szCs w:val="22"/>
        </w:rPr>
        <w:t>Large-scale single-step all-breed GWAS for US dairy cattle</w:t>
      </w:r>
    </w:p>
    <w:p w14:paraId="4D579A71" w14:textId="77777777" w:rsidR="00625AA8" w:rsidRPr="00625AA8" w:rsidRDefault="00625AA8" w:rsidP="00625AA8">
      <w:pPr>
        <w:spacing w:line="480" w:lineRule="auto"/>
        <w:jc w:val="both"/>
        <w:rPr>
          <w:sz w:val="22"/>
          <w:szCs w:val="22"/>
        </w:rPr>
      </w:pPr>
    </w:p>
    <w:p w14:paraId="34CCC8E7" w14:textId="77777777" w:rsidR="00625AA8" w:rsidRPr="00625AA8" w:rsidRDefault="00625AA8" w:rsidP="00625AA8">
      <w:pPr>
        <w:pStyle w:val="carina-rte-public-draftstyledefault-block"/>
        <w:shd w:val="clear" w:color="auto" w:fill="FFFFFF"/>
        <w:spacing w:before="0" w:beforeAutospacing="0" w:after="0" w:afterAutospacing="0"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</w:rPr>
        <w:t>E. R. Carrara</w:t>
      </w:r>
      <w:r w:rsidRPr="00625AA8">
        <w:rPr>
          <w:sz w:val="22"/>
          <w:szCs w:val="22"/>
          <w:vertAlign w:val="superscript"/>
        </w:rPr>
        <w:t>1*</w:t>
      </w:r>
      <w:r w:rsidRPr="00625AA8">
        <w:rPr>
          <w:sz w:val="22"/>
          <w:szCs w:val="22"/>
        </w:rPr>
        <w:t>; M. Bermann</w:t>
      </w:r>
      <w:r w:rsidRPr="00625AA8">
        <w:rPr>
          <w:sz w:val="22"/>
          <w:szCs w:val="22"/>
          <w:vertAlign w:val="superscript"/>
        </w:rPr>
        <w:t>1</w:t>
      </w:r>
      <w:r w:rsidRPr="00625AA8">
        <w:rPr>
          <w:sz w:val="22"/>
          <w:szCs w:val="22"/>
        </w:rPr>
        <w:t xml:space="preserve">; </w:t>
      </w:r>
      <w:r w:rsidRPr="00625AA8">
        <w:rPr>
          <w:sz w:val="22"/>
          <w:szCs w:val="22"/>
          <w:lang w:val="pt-BR"/>
        </w:rPr>
        <w:t>J. M. Tabet</w:t>
      </w:r>
      <w:r w:rsidRPr="00625AA8">
        <w:rPr>
          <w:sz w:val="22"/>
          <w:szCs w:val="22"/>
          <w:vertAlign w:val="superscript"/>
          <w:lang w:val="pt-BR"/>
        </w:rPr>
        <w:t>1</w:t>
      </w:r>
      <w:r w:rsidRPr="00625AA8">
        <w:rPr>
          <w:sz w:val="22"/>
          <w:szCs w:val="22"/>
          <w:lang w:val="pt-BR"/>
        </w:rPr>
        <w:t xml:space="preserve">; </w:t>
      </w:r>
      <w:r w:rsidRPr="00625AA8">
        <w:rPr>
          <w:sz w:val="22"/>
          <w:szCs w:val="22"/>
        </w:rPr>
        <w:t>A. Legarra</w:t>
      </w:r>
      <w:r w:rsidRPr="00625AA8">
        <w:rPr>
          <w:sz w:val="22"/>
          <w:szCs w:val="22"/>
          <w:vertAlign w:val="superscript"/>
        </w:rPr>
        <w:t>1,2</w:t>
      </w:r>
      <w:r w:rsidRPr="00625AA8">
        <w:rPr>
          <w:sz w:val="22"/>
          <w:szCs w:val="22"/>
        </w:rPr>
        <w:t>; J. B. Cole</w:t>
      </w:r>
      <w:r w:rsidRPr="00625AA8">
        <w:rPr>
          <w:sz w:val="22"/>
          <w:szCs w:val="22"/>
          <w:vertAlign w:val="superscript"/>
        </w:rPr>
        <w:t>2,3,4,5</w:t>
      </w:r>
      <w:r w:rsidRPr="00625AA8">
        <w:rPr>
          <w:sz w:val="22"/>
          <w:szCs w:val="22"/>
        </w:rPr>
        <w:t>; I. Misztal</w:t>
      </w:r>
      <w:r w:rsidRPr="00625AA8">
        <w:rPr>
          <w:sz w:val="22"/>
          <w:szCs w:val="22"/>
          <w:vertAlign w:val="superscript"/>
        </w:rPr>
        <w:t>1</w:t>
      </w:r>
      <w:r w:rsidRPr="00625AA8">
        <w:rPr>
          <w:sz w:val="22"/>
          <w:szCs w:val="22"/>
        </w:rPr>
        <w:t>; D. Lourenco</w:t>
      </w:r>
      <w:r w:rsidRPr="00625AA8">
        <w:rPr>
          <w:sz w:val="22"/>
          <w:szCs w:val="22"/>
          <w:vertAlign w:val="superscript"/>
        </w:rPr>
        <w:t>1</w:t>
      </w:r>
    </w:p>
    <w:p w14:paraId="2F441651" w14:textId="77777777" w:rsidR="00625AA8" w:rsidRPr="00625AA8" w:rsidRDefault="00625AA8" w:rsidP="00625AA8">
      <w:pPr>
        <w:pStyle w:val="carina-rte-public-draftstyledefault-block"/>
        <w:shd w:val="clear" w:color="auto" w:fill="FFFFFF"/>
        <w:spacing w:before="0" w:beforeAutospacing="0" w:after="0" w:afterAutospacing="0" w:line="480" w:lineRule="auto"/>
        <w:jc w:val="both"/>
        <w:rPr>
          <w:sz w:val="22"/>
          <w:szCs w:val="22"/>
        </w:rPr>
      </w:pPr>
    </w:p>
    <w:p w14:paraId="6218F771" w14:textId="77777777" w:rsidR="00625AA8" w:rsidRPr="00625AA8" w:rsidRDefault="00625AA8" w:rsidP="00625AA8">
      <w:pPr>
        <w:pStyle w:val="carina-rte-public-draftstyledefault-block"/>
        <w:shd w:val="clear" w:color="auto" w:fill="FFFFFF"/>
        <w:spacing w:before="0" w:beforeAutospacing="0" w:after="0" w:afterAutospacing="0"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1</w:t>
      </w:r>
      <w:r w:rsidRPr="00625AA8">
        <w:rPr>
          <w:sz w:val="22"/>
          <w:szCs w:val="22"/>
        </w:rPr>
        <w:t>Department of Animal and Dairy Science, University of Georgia, Athens, GA 30602, USA</w:t>
      </w:r>
    </w:p>
    <w:p w14:paraId="72D997F8" w14:textId="77777777" w:rsidR="00625AA8" w:rsidRPr="00625AA8" w:rsidRDefault="00625AA8" w:rsidP="00625AA8">
      <w:pPr>
        <w:pStyle w:val="carina-rte-public-draftstyledefault-block"/>
        <w:shd w:val="clear" w:color="auto" w:fill="FFFFFF"/>
        <w:spacing w:before="0" w:beforeAutospacing="0" w:after="0" w:afterAutospacing="0"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2</w:t>
      </w:r>
      <w:r w:rsidRPr="00625AA8">
        <w:rPr>
          <w:sz w:val="22"/>
          <w:szCs w:val="22"/>
        </w:rPr>
        <w:t>Council on Dairy Cattle Breeding, Bowie, MD 20716, USA</w:t>
      </w:r>
    </w:p>
    <w:p w14:paraId="20A7F0D8" w14:textId="77777777" w:rsidR="00625AA8" w:rsidRPr="00625AA8" w:rsidRDefault="00625AA8" w:rsidP="00625AA8">
      <w:pPr>
        <w:pStyle w:val="carina-rte-public-draftstyledefault-block"/>
        <w:shd w:val="clear" w:color="auto" w:fill="FFFFFF"/>
        <w:spacing w:before="0" w:beforeAutospacing="0" w:after="0" w:afterAutospacing="0"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3</w:t>
      </w:r>
      <w:r w:rsidRPr="00625AA8">
        <w:rPr>
          <w:sz w:val="22"/>
          <w:szCs w:val="22"/>
        </w:rPr>
        <w:t>Department of Animal Science, North Carolina State University, Raleigh, NC 27607, USA</w:t>
      </w:r>
    </w:p>
    <w:p w14:paraId="65CF4996" w14:textId="77777777" w:rsidR="00625AA8" w:rsidRPr="00625AA8" w:rsidRDefault="00625AA8" w:rsidP="00625AA8">
      <w:pPr>
        <w:pStyle w:val="carina-rte-public-draftstyledefault-block"/>
        <w:shd w:val="clear" w:color="auto" w:fill="FFFFFF"/>
        <w:spacing w:before="0" w:beforeAutospacing="0" w:after="0" w:afterAutospacing="0"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4</w:t>
      </w:r>
      <w:r w:rsidRPr="00625AA8">
        <w:rPr>
          <w:sz w:val="22"/>
          <w:szCs w:val="22"/>
        </w:rPr>
        <w:t>Department of Animal Sciences, Donald Henry Barron Reproductive and Perinatal Biology Research Program, and the Genetics Institute, University of Florida, Gainesville, FL 32608, USA</w:t>
      </w:r>
    </w:p>
    <w:p w14:paraId="5C46E565" w14:textId="77777777" w:rsidR="00625AA8" w:rsidRPr="00625AA8" w:rsidRDefault="00625AA8" w:rsidP="00625AA8">
      <w:pPr>
        <w:pStyle w:val="carina-rte-public-draftstyledefault-block"/>
        <w:shd w:val="clear" w:color="auto" w:fill="FFFFFF"/>
        <w:spacing w:before="0" w:beforeAutospacing="0" w:after="0" w:afterAutospacing="0"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5</w:t>
      </w:r>
      <w:r w:rsidRPr="00625AA8">
        <w:rPr>
          <w:sz w:val="22"/>
          <w:szCs w:val="22"/>
        </w:rPr>
        <w:t>Centre for Genetic Improvement of Livestock, Department of Animal Biosciences, University of Guelph, Ontario N1G 2W1, Canada</w:t>
      </w:r>
    </w:p>
    <w:p w14:paraId="2D3F3434" w14:textId="26DB2EBB" w:rsidR="009F5DD3" w:rsidRPr="00625AA8" w:rsidRDefault="009F5DD3" w:rsidP="00625AA8">
      <w:pPr>
        <w:spacing w:line="480" w:lineRule="auto"/>
        <w:jc w:val="both"/>
        <w:rPr>
          <w:sz w:val="22"/>
          <w:szCs w:val="22"/>
        </w:rPr>
      </w:pPr>
    </w:p>
    <w:p w14:paraId="2613557A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353F9608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4E36C5CF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5B9177FB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40B97520" w14:textId="337D0C6A" w:rsidR="006623F1" w:rsidRPr="008B7447" w:rsidRDefault="006623F1" w:rsidP="000B0B14">
      <w:pPr>
        <w:spacing w:line="480" w:lineRule="auto"/>
        <w:jc w:val="center"/>
        <w:rPr>
          <w:b/>
          <w:bCs/>
          <w:sz w:val="22"/>
          <w:szCs w:val="22"/>
        </w:rPr>
      </w:pPr>
      <w:r w:rsidRPr="008B7447">
        <w:rPr>
          <w:b/>
          <w:bCs/>
          <w:sz w:val="22"/>
          <w:szCs w:val="22"/>
        </w:rPr>
        <w:lastRenderedPageBreak/>
        <w:t>SUPP. TABLES</w:t>
      </w:r>
    </w:p>
    <w:p w14:paraId="3B350D4F" w14:textId="04A12339" w:rsidR="00764EB6" w:rsidRPr="00625AA8" w:rsidRDefault="00764EB6" w:rsidP="00764EB6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</w:rPr>
        <w:t>Supplementary Table 1. Number of genotyped animals for single-breed analyses</w:t>
      </w:r>
      <w:r w:rsidR="00A54F7A" w:rsidRPr="00625AA8">
        <w:rPr>
          <w:sz w:val="22"/>
          <w:szCs w:val="22"/>
        </w:rPr>
        <w:t>.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 w:rsidR="00764EB6" w:rsidRPr="00625AA8" w14:paraId="6C12316B" w14:textId="77777777" w:rsidTr="00756B8D">
        <w:tc>
          <w:tcPr>
            <w:tcW w:w="7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4C53BB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Breed</w:t>
            </w:r>
            <w:r w:rsidRPr="00625AA8">
              <w:rPr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352A70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AY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A9EE1E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BS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20D03D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GU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177BE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JE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BBAE14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HO</w:t>
            </w:r>
          </w:p>
        </w:tc>
      </w:tr>
      <w:tr w:rsidR="00764EB6" w:rsidRPr="00625AA8" w14:paraId="61CF0ECF" w14:textId="77777777" w:rsidTr="00756B8D">
        <w:tc>
          <w:tcPr>
            <w:tcW w:w="7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FED541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Trait</w:t>
            </w:r>
            <w:r w:rsidRPr="00625AA8">
              <w:rPr>
                <w:sz w:val="22"/>
                <w:szCs w:val="22"/>
                <w:vertAlign w:val="superscript"/>
              </w:rPr>
              <w:t>2</w:t>
            </w:r>
            <w:r w:rsidRPr="00625AA8">
              <w:rPr>
                <w:sz w:val="22"/>
                <w:szCs w:val="22"/>
              </w:rPr>
              <w:t xml:space="preserve"> / Sex</w:t>
            </w:r>
            <w:r w:rsidRPr="00625AA8">
              <w:rPr>
                <w:sz w:val="22"/>
                <w:szCs w:val="22"/>
                <w:vertAlign w:val="superscript"/>
              </w:rPr>
              <w:t>3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47CA00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1D1BFF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C7CFBD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797826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03389F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A01E66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BB2BD0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8C8EAC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4A3A98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B6B874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</w:tr>
      <w:tr w:rsidR="00764EB6" w:rsidRPr="00625AA8" w14:paraId="277170CE" w14:textId="77777777" w:rsidTr="00756B8D">
        <w:tc>
          <w:tcPr>
            <w:tcW w:w="710" w:type="pct"/>
            <w:tcBorders>
              <w:top w:val="single" w:sz="4" w:space="0" w:color="auto"/>
            </w:tcBorders>
            <w:vAlign w:val="center"/>
          </w:tcPr>
          <w:p w14:paraId="5F77FEC7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MY, FY, PY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1976017F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810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5F241983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1,130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06F38F29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1,876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48C7BFD5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8,541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3217211A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644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3C5DAA4D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3,130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705B2D3A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7,599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74E3016E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308,120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43BAC070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39,790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6E755CAE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1,734,310</w:t>
            </w:r>
          </w:p>
        </w:tc>
      </w:tr>
      <w:tr w:rsidR="00764EB6" w:rsidRPr="00625AA8" w14:paraId="4FC7108F" w14:textId="77777777" w:rsidTr="00756B8D">
        <w:tc>
          <w:tcPr>
            <w:tcW w:w="710" w:type="pct"/>
            <w:vAlign w:val="center"/>
          </w:tcPr>
          <w:p w14:paraId="46015066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CCR, HCR, DPR</w:t>
            </w:r>
          </w:p>
        </w:tc>
        <w:tc>
          <w:tcPr>
            <w:tcW w:w="429" w:type="pct"/>
            <w:vAlign w:val="center"/>
          </w:tcPr>
          <w:p w14:paraId="3B76306C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822</w:t>
            </w:r>
          </w:p>
        </w:tc>
        <w:tc>
          <w:tcPr>
            <w:tcW w:w="429" w:type="pct"/>
            <w:vAlign w:val="center"/>
          </w:tcPr>
          <w:p w14:paraId="402C7122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1,170</w:t>
            </w:r>
          </w:p>
        </w:tc>
        <w:tc>
          <w:tcPr>
            <w:tcW w:w="429" w:type="pct"/>
            <w:vAlign w:val="center"/>
          </w:tcPr>
          <w:p w14:paraId="03FCED49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1,920</w:t>
            </w:r>
          </w:p>
        </w:tc>
        <w:tc>
          <w:tcPr>
            <w:tcW w:w="429" w:type="pct"/>
            <w:vAlign w:val="center"/>
          </w:tcPr>
          <w:p w14:paraId="1927CB62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9,596</w:t>
            </w:r>
          </w:p>
        </w:tc>
        <w:tc>
          <w:tcPr>
            <w:tcW w:w="429" w:type="pct"/>
            <w:vAlign w:val="center"/>
          </w:tcPr>
          <w:p w14:paraId="26B23B7B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659</w:t>
            </w:r>
          </w:p>
        </w:tc>
        <w:tc>
          <w:tcPr>
            <w:tcW w:w="429" w:type="pct"/>
            <w:vAlign w:val="center"/>
          </w:tcPr>
          <w:p w14:paraId="1EA09F19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3,582</w:t>
            </w:r>
          </w:p>
        </w:tc>
        <w:tc>
          <w:tcPr>
            <w:tcW w:w="429" w:type="pct"/>
            <w:vAlign w:val="center"/>
          </w:tcPr>
          <w:p w14:paraId="13044B84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7,870</w:t>
            </w:r>
          </w:p>
        </w:tc>
        <w:tc>
          <w:tcPr>
            <w:tcW w:w="429" w:type="pct"/>
            <w:vAlign w:val="center"/>
          </w:tcPr>
          <w:p w14:paraId="26D1BABB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351,511</w:t>
            </w:r>
          </w:p>
        </w:tc>
        <w:tc>
          <w:tcPr>
            <w:tcW w:w="429" w:type="pct"/>
            <w:vAlign w:val="center"/>
          </w:tcPr>
          <w:p w14:paraId="56F55F1D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40,707</w:t>
            </w:r>
          </w:p>
        </w:tc>
        <w:tc>
          <w:tcPr>
            <w:tcW w:w="429" w:type="pct"/>
            <w:vAlign w:val="center"/>
          </w:tcPr>
          <w:p w14:paraId="1E4ECACE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1,979,537</w:t>
            </w:r>
          </w:p>
        </w:tc>
      </w:tr>
      <w:tr w:rsidR="00764EB6" w:rsidRPr="00625AA8" w14:paraId="4BB43E96" w14:textId="77777777" w:rsidTr="00756B8D">
        <w:tc>
          <w:tcPr>
            <w:tcW w:w="710" w:type="pct"/>
            <w:vAlign w:val="center"/>
          </w:tcPr>
          <w:p w14:paraId="22D321FB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SCS</w:t>
            </w:r>
          </w:p>
        </w:tc>
        <w:tc>
          <w:tcPr>
            <w:tcW w:w="429" w:type="pct"/>
            <w:vAlign w:val="center"/>
          </w:tcPr>
          <w:p w14:paraId="18CB6078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807</w:t>
            </w:r>
          </w:p>
        </w:tc>
        <w:tc>
          <w:tcPr>
            <w:tcW w:w="429" w:type="pct"/>
            <w:vAlign w:val="center"/>
          </w:tcPr>
          <w:p w14:paraId="4D409D9B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1,093</w:t>
            </w:r>
          </w:p>
        </w:tc>
        <w:tc>
          <w:tcPr>
            <w:tcW w:w="429" w:type="pct"/>
            <w:vAlign w:val="center"/>
          </w:tcPr>
          <w:p w14:paraId="42EB1E1F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1,869</w:t>
            </w:r>
          </w:p>
        </w:tc>
        <w:tc>
          <w:tcPr>
            <w:tcW w:w="429" w:type="pct"/>
            <w:vAlign w:val="center"/>
          </w:tcPr>
          <w:p w14:paraId="50EF6ACB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8,367</w:t>
            </w:r>
          </w:p>
        </w:tc>
        <w:tc>
          <w:tcPr>
            <w:tcW w:w="429" w:type="pct"/>
            <w:vAlign w:val="center"/>
          </w:tcPr>
          <w:p w14:paraId="0BE0DE4B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642</w:t>
            </w:r>
          </w:p>
        </w:tc>
        <w:tc>
          <w:tcPr>
            <w:tcW w:w="429" w:type="pct"/>
            <w:vAlign w:val="center"/>
          </w:tcPr>
          <w:p w14:paraId="4CBC8FFA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3,083</w:t>
            </w:r>
          </w:p>
        </w:tc>
        <w:tc>
          <w:tcPr>
            <w:tcW w:w="429" w:type="pct"/>
            <w:vAlign w:val="center"/>
          </w:tcPr>
          <w:p w14:paraId="78EC5484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7,562</w:t>
            </w:r>
          </w:p>
        </w:tc>
        <w:tc>
          <w:tcPr>
            <w:tcW w:w="429" w:type="pct"/>
            <w:vAlign w:val="center"/>
          </w:tcPr>
          <w:p w14:paraId="1D733EF8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304,285</w:t>
            </w:r>
          </w:p>
        </w:tc>
        <w:tc>
          <w:tcPr>
            <w:tcW w:w="429" w:type="pct"/>
            <w:vAlign w:val="center"/>
          </w:tcPr>
          <w:p w14:paraId="6943830A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39,438</w:t>
            </w:r>
          </w:p>
        </w:tc>
        <w:tc>
          <w:tcPr>
            <w:tcW w:w="429" w:type="pct"/>
            <w:vAlign w:val="center"/>
          </w:tcPr>
          <w:p w14:paraId="5E06F364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1,701,582</w:t>
            </w:r>
          </w:p>
        </w:tc>
      </w:tr>
      <w:tr w:rsidR="00764EB6" w:rsidRPr="00625AA8" w14:paraId="2F52E8F5" w14:textId="77777777" w:rsidTr="00756B8D">
        <w:tc>
          <w:tcPr>
            <w:tcW w:w="710" w:type="pct"/>
            <w:vAlign w:val="center"/>
          </w:tcPr>
          <w:p w14:paraId="5CD1D29D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PL</w:t>
            </w:r>
          </w:p>
        </w:tc>
        <w:tc>
          <w:tcPr>
            <w:tcW w:w="429" w:type="pct"/>
            <w:vAlign w:val="center"/>
          </w:tcPr>
          <w:p w14:paraId="7889ADDE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788</w:t>
            </w:r>
          </w:p>
        </w:tc>
        <w:tc>
          <w:tcPr>
            <w:tcW w:w="429" w:type="pct"/>
            <w:vAlign w:val="center"/>
          </w:tcPr>
          <w:p w14:paraId="54E01FDF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886</w:t>
            </w:r>
          </w:p>
        </w:tc>
        <w:tc>
          <w:tcPr>
            <w:tcW w:w="429" w:type="pct"/>
            <w:vAlign w:val="center"/>
          </w:tcPr>
          <w:p w14:paraId="3533A260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1,779</w:t>
            </w:r>
          </w:p>
        </w:tc>
        <w:tc>
          <w:tcPr>
            <w:tcW w:w="429" w:type="pct"/>
            <w:vAlign w:val="center"/>
          </w:tcPr>
          <w:p w14:paraId="18E91A17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7,635</w:t>
            </w:r>
          </w:p>
        </w:tc>
        <w:tc>
          <w:tcPr>
            <w:tcW w:w="429" w:type="pct"/>
            <w:vAlign w:val="center"/>
          </w:tcPr>
          <w:p w14:paraId="419A9655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601</w:t>
            </w:r>
          </w:p>
        </w:tc>
        <w:tc>
          <w:tcPr>
            <w:tcW w:w="429" w:type="pct"/>
            <w:vAlign w:val="center"/>
          </w:tcPr>
          <w:p w14:paraId="62861AA3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2,794</w:t>
            </w:r>
          </w:p>
        </w:tc>
        <w:tc>
          <w:tcPr>
            <w:tcW w:w="429" w:type="pct"/>
            <w:vAlign w:val="center"/>
          </w:tcPr>
          <w:p w14:paraId="4DB8BE4C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7,169</w:t>
            </w:r>
          </w:p>
        </w:tc>
        <w:tc>
          <w:tcPr>
            <w:tcW w:w="429" w:type="pct"/>
            <w:vAlign w:val="center"/>
          </w:tcPr>
          <w:p w14:paraId="436956B5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265,075</w:t>
            </w:r>
          </w:p>
        </w:tc>
        <w:tc>
          <w:tcPr>
            <w:tcW w:w="429" w:type="pct"/>
            <w:vAlign w:val="center"/>
          </w:tcPr>
          <w:p w14:paraId="3B302337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38,262</w:t>
            </w:r>
          </w:p>
        </w:tc>
        <w:tc>
          <w:tcPr>
            <w:tcW w:w="429" w:type="pct"/>
            <w:vAlign w:val="center"/>
          </w:tcPr>
          <w:p w14:paraId="40C3B711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1,493,247</w:t>
            </w:r>
          </w:p>
        </w:tc>
      </w:tr>
      <w:tr w:rsidR="00764EB6" w:rsidRPr="00625AA8" w14:paraId="47C94B07" w14:textId="77777777" w:rsidTr="00756B8D">
        <w:tc>
          <w:tcPr>
            <w:tcW w:w="710" w:type="pct"/>
            <w:vAlign w:val="center"/>
          </w:tcPr>
          <w:p w14:paraId="1ABFDA6B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LIV</w:t>
            </w:r>
          </w:p>
        </w:tc>
        <w:tc>
          <w:tcPr>
            <w:tcW w:w="429" w:type="pct"/>
            <w:vAlign w:val="center"/>
          </w:tcPr>
          <w:p w14:paraId="4D2B056D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799</w:t>
            </w:r>
          </w:p>
        </w:tc>
        <w:tc>
          <w:tcPr>
            <w:tcW w:w="429" w:type="pct"/>
            <w:vAlign w:val="center"/>
          </w:tcPr>
          <w:p w14:paraId="067BF62D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1,025</w:t>
            </w:r>
          </w:p>
        </w:tc>
        <w:tc>
          <w:tcPr>
            <w:tcW w:w="429" w:type="pct"/>
            <w:vAlign w:val="center"/>
          </w:tcPr>
          <w:p w14:paraId="5C9FCC13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1,795</w:t>
            </w:r>
          </w:p>
        </w:tc>
        <w:tc>
          <w:tcPr>
            <w:tcW w:w="429" w:type="pct"/>
            <w:vAlign w:val="center"/>
          </w:tcPr>
          <w:p w14:paraId="7964E9CA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7,959</w:t>
            </w:r>
          </w:p>
        </w:tc>
        <w:tc>
          <w:tcPr>
            <w:tcW w:w="429" w:type="pct"/>
            <w:vAlign w:val="center"/>
          </w:tcPr>
          <w:p w14:paraId="2F69D203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598</w:t>
            </w:r>
          </w:p>
        </w:tc>
        <w:tc>
          <w:tcPr>
            <w:tcW w:w="429" w:type="pct"/>
            <w:vAlign w:val="center"/>
          </w:tcPr>
          <w:p w14:paraId="09AA78A9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2,914</w:t>
            </w:r>
          </w:p>
        </w:tc>
        <w:tc>
          <w:tcPr>
            <w:tcW w:w="429" w:type="pct"/>
            <w:vAlign w:val="center"/>
          </w:tcPr>
          <w:p w14:paraId="6BE3AE61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7,262</w:t>
            </w:r>
          </w:p>
        </w:tc>
        <w:tc>
          <w:tcPr>
            <w:tcW w:w="429" w:type="pct"/>
            <w:vAlign w:val="center"/>
          </w:tcPr>
          <w:p w14:paraId="18A5A7EA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277,861</w:t>
            </w:r>
          </w:p>
        </w:tc>
        <w:tc>
          <w:tcPr>
            <w:tcW w:w="429" w:type="pct"/>
            <w:vAlign w:val="center"/>
          </w:tcPr>
          <w:p w14:paraId="26278C68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38,722</w:t>
            </w:r>
          </w:p>
        </w:tc>
        <w:tc>
          <w:tcPr>
            <w:tcW w:w="429" w:type="pct"/>
            <w:vAlign w:val="center"/>
          </w:tcPr>
          <w:p w14:paraId="564247CC" w14:textId="77777777" w:rsidR="00764EB6" w:rsidRPr="00625AA8" w:rsidRDefault="00764EB6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1,585,938</w:t>
            </w:r>
          </w:p>
        </w:tc>
      </w:tr>
    </w:tbl>
    <w:p w14:paraId="1050374B" w14:textId="77777777" w:rsidR="00764EB6" w:rsidRPr="00625AA8" w:rsidRDefault="00764EB6" w:rsidP="00764EB6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1</w:t>
      </w:r>
      <w:r w:rsidRPr="00625AA8">
        <w:rPr>
          <w:sz w:val="22"/>
          <w:szCs w:val="22"/>
        </w:rPr>
        <w:t xml:space="preserve"> AY = Ayrshire; BS = Brown Swiss; GU = Guernsey; JE = Jersey; HO = Holstein</w:t>
      </w:r>
    </w:p>
    <w:p w14:paraId="7065F35D" w14:textId="77777777" w:rsidR="00764EB6" w:rsidRPr="00625AA8" w:rsidRDefault="00764EB6" w:rsidP="00764EB6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2</w:t>
      </w:r>
      <w:r w:rsidRPr="00625AA8">
        <w:rPr>
          <w:sz w:val="22"/>
          <w:szCs w:val="22"/>
        </w:rPr>
        <w:t xml:space="preserve"> MY = milk yield; FY = fat yield; PY = protein yield; CCR = cow conception rate; HCR = heifer conception rate; DPR = daughter pregnancy rate; SCS = somatic cell score; PL = productive life; LIV = cow livability.</w:t>
      </w:r>
    </w:p>
    <w:p w14:paraId="12361CB1" w14:textId="77777777" w:rsidR="00764EB6" w:rsidRPr="00625AA8" w:rsidRDefault="00764EB6" w:rsidP="00764EB6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3</w:t>
      </w:r>
      <w:r w:rsidRPr="00625AA8">
        <w:rPr>
          <w:sz w:val="22"/>
          <w:szCs w:val="22"/>
        </w:rPr>
        <w:t xml:space="preserve"> M = males; F = females</w:t>
      </w:r>
    </w:p>
    <w:p w14:paraId="2860384C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0C863D0A" w14:textId="77777777" w:rsidR="000B0B14" w:rsidRPr="00625AA8" w:rsidRDefault="000B0B14" w:rsidP="009F5DD3">
      <w:pPr>
        <w:spacing w:line="480" w:lineRule="auto"/>
        <w:jc w:val="both"/>
        <w:rPr>
          <w:sz w:val="22"/>
          <w:szCs w:val="22"/>
        </w:rPr>
      </w:pPr>
    </w:p>
    <w:p w14:paraId="589D5E1F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4A92AE8E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1A10869F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6AC1781D" w14:textId="2CED33CF" w:rsidR="000373A7" w:rsidRPr="00625AA8" w:rsidRDefault="000373A7" w:rsidP="000373A7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</w:rPr>
        <w:lastRenderedPageBreak/>
        <w:t>Supplementary Table 2. Number of males (M) and females (F) in core</w:t>
      </w:r>
      <w:r w:rsidR="00A54F7A" w:rsidRPr="00625AA8">
        <w:rPr>
          <w:sz w:val="22"/>
          <w:szCs w:val="22"/>
        </w:rPr>
        <w:t>.</w:t>
      </w:r>
    </w:p>
    <w:tbl>
      <w:tblPr>
        <w:tblStyle w:val="TableGrid"/>
        <w:tblW w:w="5000" w:type="pct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0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  <w:gridCol w:w="1112"/>
      </w:tblGrid>
      <w:tr w:rsidR="000373A7" w:rsidRPr="00625AA8" w14:paraId="628DF81A" w14:textId="77777777" w:rsidTr="008A1F03">
        <w:tc>
          <w:tcPr>
            <w:tcW w:w="7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29DFF5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Breed</w:t>
            </w:r>
            <w:r w:rsidRPr="00625AA8">
              <w:rPr>
                <w:sz w:val="22"/>
                <w:szCs w:val="22"/>
                <w:vertAlign w:val="superscript"/>
              </w:rPr>
              <w:t>1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81714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AY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E472C2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BS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1369E0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GU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D17159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JE</w:t>
            </w:r>
          </w:p>
        </w:tc>
        <w:tc>
          <w:tcPr>
            <w:tcW w:w="858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F614F0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HO</w:t>
            </w:r>
          </w:p>
        </w:tc>
      </w:tr>
      <w:tr w:rsidR="000373A7" w:rsidRPr="00625AA8" w14:paraId="323BD8BA" w14:textId="77777777" w:rsidTr="008A1F03">
        <w:tc>
          <w:tcPr>
            <w:tcW w:w="71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73F122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Trait</w:t>
            </w:r>
            <w:r w:rsidRPr="00625AA8">
              <w:rPr>
                <w:sz w:val="22"/>
                <w:szCs w:val="22"/>
                <w:vertAlign w:val="superscript"/>
              </w:rPr>
              <w:t>2</w:t>
            </w:r>
            <w:r w:rsidRPr="00625AA8">
              <w:rPr>
                <w:sz w:val="22"/>
                <w:szCs w:val="22"/>
              </w:rPr>
              <w:t xml:space="preserve"> / Sex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69093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152E8B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76DDB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E187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6E5A83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932B08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AAC5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3231B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AB0856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</w:t>
            </w:r>
          </w:p>
        </w:tc>
        <w:tc>
          <w:tcPr>
            <w:tcW w:w="429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36B9B90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F</w:t>
            </w:r>
          </w:p>
        </w:tc>
      </w:tr>
      <w:tr w:rsidR="000373A7" w:rsidRPr="00625AA8" w14:paraId="0C6AE053" w14:textId="77777777" w:rsidTr="008A1F03">
        <w:tc>
          <w:tcPr>
            <w:tcW w:w="710" w:type="pct"/>
            <w:tcBorders>
              <w:top w:val="single" w:sz="4" w:space="0" w:color="auto"/>
            </w:tcBorders>
            <w:vAlign w:val="center"/>
          </w:tcPr>
          <w:p w14:paraId="3CF62340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MY, FY, PY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49B31342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113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75F6AFFA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938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13CA0455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319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4814E3C1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4,792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647249C3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115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0F84B833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3,158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719B47C1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2,162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6D1C9F09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14,375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7E0E1A12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4,653</w:t>
            </w:r>
          </w:p>
        </w:tc>
        <w:tc>
          <w:tcPr>
            <w:tcW w:w="429" w:type="pct"/>
            <w:tcBorders>
              <w:top w:val="single" w:sz="4" w:space="0" w:color="auto"/>
            </w:tcBorders>
            <w:vAlign w:val="center"/>
          </w:tcPr>
          <w:p w14:paraId="7E0B23D7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14,375</w:t>
            </w:r>
          </w:p>
        </w:tc>
      </w:tr>
      <w:tr w:rsidR="000373A7" w:rsidRPr="00625AA8" w14:paraId="7E154637" w14:textId="77777777" w:rsidTr="008A1F03">
        <w:tc>
          <w:tcPr>
            <w:tcW w:w="710" w:type="pct"/>
            <w:vAlign w:val="center"/>
          </w:tcPr>
          <w:p w14:paraId="7B2C954F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CCR, HCR, DPR</w:t>
            </w:r>
          </w:p>
        </w:tc>
        <w:tc>
          <w:tcPr>
            <w:tcW w:w="429" w:type="pct"/>
            <w:vAlign w:val="center"/>
          </w:tcPr>
          <w:p w14:paraId="7868EAA3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113</w:t>
            </w:r>
          </w:p>
        </w:tc>
        <w:tc>
          <w:tcPr>
            <w:tcW w:w="429" w:type="pct"/>
            <w:vAlign w:val="center"/>
          </w:tcPr>
          <w:p w14:paraId="6BFE617A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134</w:t>
            </w:r>
          </w:p>
        </w:tc>
        <w:tc>
          <w:tcPr>
            <w:tcW w:w="429" w:type="pct"/>
            <w:vAlign w:val="center"/>
          </w:tcPr>
          <w:p w14:paraId="18EE85A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330</w:t>
            </w:r>
          </w:p>
        </w:tc>
        <w:tc>
          <w:tcPr>
            <w:tcW w:w="429" w:type="pct"/>
            <w:vAlign w:val="center"/>
          </w:tcPr>
          <w:p w14:paraId="118AF72C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2,960</w:t>
            </w:r>
          </w:p>
        </w:tc>
        <w:tc>
          <w:tcPr>
            <w:tcW w:w="429" w:type="pct"/>
            <w:vAlign w:val="center"/>
          </w:tcPr>
          <w:p w14:paraId="1B3904B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111</w:t>
            </w:r>
          </w:p>
        </w:tc>
        <w:tc>
          <w:tcPr>
            <w:tcW w:w="429" w:type="pct"/>
            <w:vAlign w:val="center"/>
          </w:tcPr>
          <w:p w14:paraId="75779183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1,211</w:t>
            </w:r>
          </w:p>
        </w:tc>
        <w:tc>
          <w:tcPr>
            <w:tcW w:w="429" w:type="pct"/>
            <w:vAlign w:val="center"/>
          </w:tcPr>
          <w:p w14:paraId="07163A0A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2,181</w:t>
            </w:r>
          </w:p>
        </w:tc>
        <w:tc>
          <w:tcPr>
            <w:tcW w:w="429" w:type="pct"/>
            <w:vAlign w:val="center"/>
          </w:tcPr>
          <w:p w14:paraId="7ABD573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16,503</w:t>
            </w:r>
          </w:p>
        </w:tc>
        <w:tc>
          <w:tcPr>
            <w:tcW w:w="429" w:type="pct"/>
            <w:vAlign w:val="center"/>
          </w:tcPr>
          <w:p w14:paraId="4CC8B58C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4,953</w:t>
            </w:r>
          </w:p>
        </w:tc>
        <w:tc>
          <w:tcPr>
            <w:tcW w:w="429" w:type="pct"/>
            <w:vAlign w:val="center"/>
          </w:tcPr>
          <w:p w14:paraId="4AE99566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16,504</w:t>
            </w:r>
          </w:p>
        </w:tc>
      </w:tr>
      <w:tr w:rsidR="000373A7" w:rsidRPr="00625AA8" w14:paraId="4920D69F" w14:textId="77777777" w:rsidTr="008A1F03">
        <w:tc>
          <w:tcPr>
            <w:tcW w:w="710" w:type="pct"/>
            <w:vAlign w:val="center"/>
          </w:tcPr>
          <w:p w14:paraId="113395DB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SCS</w:t>
            </w:r>
          </w:p>
        </w:tc>
        <w:tc>
          <w:tcPr>
            <w:tcW w:w="429" w:type="pct"/>
            <w:vAlign w:val="center"/>
          </w:tcPr>
          <w:p w14:paraId="0308BF5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109</w:t>
            </w:r>
          </w:p>
        </w:tc>
        <w:tc>
          <w:tcPr>
            <w:tcW w:w="429" w:type="pct"/>
            <w:vAlign w:val="center"/>
          </w:tcPr>
          <w:p w14:paraId="01A20D3C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585</w:t>
            </w:r>
          </w:p>
        </w:tc>
        <w:tc>
          <w:tcPr>
            <w:tcW w:w="429" w:type="pct"/>
            <w:vAlign w:val="center"/>
          </w:tcPr>
          <w:p w14:paraId="40E25DF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312</w:t>
            </w:r>
          </w:p>
        </w:tc>
        <w:tc>
          <w:tcPr>
            <w:tcW w:w="429" w:type="pct"/>
            <w:vAlign w:val="center"/>
          </w:tcPr>
          <w:p w14:paraId="473C7D4F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4,870</w:t>
            </w:r>
          </w:p>
        </w:tc>
        <w:tc>
          <w:tcPr>
            <w:tcW w:w="429" w:type="pct"/>
            <w:vAlign w:val="center"/>
          </w:tcPr>
          <w:p w14:paraId="76A01497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113</w:t>
            </w:r>
          </w:p>
        </w:tc>
        <w:tc>
          <w:tcPr>
            <w:tcW w:w="429" w:type="pct"/>
            <w:vAlign w:val="center"/>
          </w:tcPr>
          <w:p w14:paraId="7642DD56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2,949</w:t>
            </w:r>
          </w:p>
        </w:tc>
        <w:tc>
          <w:tcPr>
            <w:tcW w:w="429" w:type="pct"/>
            <w:vAlign w:val="center"/>
          </w:tcPr>
          <w:p w14:paraId="7E322F70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3,024</w:t>
            </w:r>
          </w:p>
        </w:tc>
        <w:tc>
          <w:tcPr>
            <w:tcW w:w="429" w:type="pct"/>
            <w:vAlign w:val="center"/>
          </w:tcPr>
          <w:p w14:paraId="6652DDFC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14,608</w:t>
            </w:r>
          </w:p>
        </w:tc>
        <w:tc>
          <w:tcPr>
            <w:tcW w:w="429" w:type="pct"/>
            <w:vAlign w:val="center"/>
          </w:tcPr>
          <w:p w14:paraId="141B07F5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4,539</w:t>
            </w:r>
          </w:p>
        </w:tc>
        <w:tc>
          <w:tcPr>
            <w:tcW w:w="429" w:type="pct"/>
            <w:vAlign w:val="center"/>
          </w:tcPr>
          <w:p w14:paraId="6C0CFBB2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14,608</w:t>
            </w:r>
          </w:p>
        </w:tc>
      </w:tr>
      <w:tr w:rsidR="000373A7" w:rsidRPr="00625AA8" w14:paraId="2D13D106" w14:textId="77777777" w:rsidTr="008A1F03">
        <w:tc>
          <w:tcPr>
            <w:tcW w:w="710" w:type="pct"/>
            <w:vAlign w:val="center"/>
          </w:tcPr>
          <w:p w14:paraId="0BD66E74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PL</w:t>
            </w:r>
          </w:p>
        </w:tc>
        <w:tc>
          <w:tcPr>
            <w:tcW w:w="429" w:type="pct"/>
            <w:vAlign w:val="center"/>
          </w:tcPr>
          <w:p w14:paraId="3C57FFB4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109</w:t>
            </w:r>
          </w:p>
        </w:tc>
        <w:tc>
          <w:tcPr>
            <w:tcW w:w="429" w:type="pct"/>
            <w:vAlign w:val="center"/>
          </w:tcPr>
          <w:p w14:paraId="16F972A3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582</w:t>
            </w:r>
          </w:p>
        </w:tc>
        <w:tc>
          <w:tcPr>
            <w:tcW w:w="429" w:type="pct"/>
            <w:vAlign w:val="center"/>
          </w:tcPr>
          <w:p w14:paraId="7AAF8D4F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320</w:t>
            </w:r>
          </w:p>
        </w:tc>
        <w:tc>
          <w:tcPr>
            <w:tcW w:w="429" w:type="pct"/>
            <w:vAlign w:val="center"/>
          </w:tcPr>
          <w:p w14:paraId="3BCD1572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4,999</w:t>
            </w:r>
          </w:p>
        </w:tc>
        <w:tc>
          <w:tcPr>
            <w:tcW w:w="429" w:type="pct"/>
            <w:vAlign w:val="center"/>
          </w:tcPr>
          <w:p w14:paraId="45BC9918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112</w:t>
            </w:r>
          </w:p>
        </w:tc>
        <w:tc>
          <w:tcPr>
            <w:tcW w:w="429" w:type="pct"/>
            <w:vAlign w:val="center"/>
          </w:tcPr>
          <w:p w14:paraId="6F4A1006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2,555</w:t>
            </w:r>
          </w:p>
        </w:tc>
        <w:tc>
          <w:tcPr>
            <w:tcW w:w="429" w:type="pct"/>
            <w:vAlign w:val="center"/>
          </w:tcPr>
          <w:p w14:paraId="07559C03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1,973</w:t>
            </w:r>
          </w:p>
        </w:tc>
        <w:tc>
          <w:tcPr>
            <w:tcW w:w="429" w:type="pct"/>
            <w:vAlign w:val="center"/>
          </w:tcPr>
          <w:p w14:paraId="7A4ECCDE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14,999</w:t>
            </w:r>
          </w:p>
        </w:tc>
        <w:tc>
          <w:tcPr>
            <w:tcW w:w="429" w:type="pct"/>
            <w:vAlign w:val="center"/>
          </w:tcPr>
          <w:p w14:paraId="3C16602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4,353</w:t>
            </w:r>
          </w:p>
        </w:tc>
        <w:tc>
          <w:tcPr>
            <w:tcW w:w="429" w:type="pct"/>
            <w:vAlign w:val="center"/>
          </w:tcPr>
          <w:p w14:paraId="41747E08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14,998</w:t>
            </w:r>
          </w:p>
        </w:tc>
      </w:tr>
      <w:tr w:rsidR="000373A7" w:rsidRPr="00625AA8" w14:paraId="5076426B" w14:textId="77777777" w:rsidTr="008A1F03">
        <w:tc>
          <w:tcPr>
            <w:tcW w:w="710" w:type="pct"/>
            <w:vAlign w:val="center"/>
          </w:tcPr>
          <w:p w14:paraId="6C469E08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LIV</w:t>
            </w:r>
          </w:p>
        </w:tc>
        <w:tc>
          <w:tcPr>
            <w:tcW w:w="429" w:type="pct"/>
            <w:vAlign w:val="center"/>
          </w:tcPr>
          <w:p w14:paraId="6C29845A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121</w:t>
            </w:r>
          </w:p>
        </w:tc>
        <w:tc>
          <w:tcPr>
            <w:tcW w:w="429" w:type="pct"/>
            <w:vAlign w:val="center"/>
          </w:tcPr>
          <w:p w14:paraId="0FC75CAC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809</w:t>
            </w:r>
          </w:p>
        </w:tc>
        <w:tc>
          <w:tcPr>
            <w:tcW w:w="429" w:type="pct"/>
            <w:vAlign w:val="center"/>
          </w:tcPr>
          <w:p w14:paraId="6E3ADC38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336</w:t>
            </w:r>
          </w:p>
        </w:tc>
        <w:tc>
          <w:tcPr>
            <w:tcW w:w="429" w:type="pct"/>
            <w:vAlign w:val="center"/>
          </w:tcPr>
          <w:p w14:paraId="631F30D9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5,545</w:t>
            </w:r>
          </w:p>
        </w:tc>
        <w:tc>
          <w:tcPr>
            <w:tcW w:w="429" w:type="pct"/>
            <w:vAlign w:val="center"/>
          </w:tcPr>
          <w:p w14:paraId="3EA1F33D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118</w:t>
            </w:r>
          </w:p>
        </w:tc>
        <w:tc>
          <w:tcPr>
            <w:tcW w:w="429" w:type="pct"/>
            <w:vAlign w:val="center"/>
          </w:tcPr>
          <w:p w14:paraId="65FD2F0B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2,786</w:t>
            </w:r>
          </w:p>
        </w:tc>
        <w:tc>
          <w:tcPr>
            <w:tcW w:w="429" w:type="pct"/>
            <w:vAlign w:val="center"/>
          </w:tcPr>
          <w:p w14:paraId="3D02A891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2,092</w:t>
            </w:r>
          </w:p>
        </w:tc>
        <w:tc>
          <w:tcPr>
            <w:tcW w:w="429" w:type="pct"/>
            <w:vAlign w:val="center"/>
          </w:tcPr>
          <w:p w14:paraId="2A0987E9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15,550</w:t>
            </w:r>
          </w:p>
        </w:tc>
        <w:tc>
          <w:tcPr>
            <w:tcW w:w="429" w:type="pct"/>
            <w:vAlign w:val="center"/>
          </w:tcPr>
          <w:p w14:paraId="4AAFC930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4,493</w:t>
            </w:r>
          </w:p>
        </w:tc>
        <w:tc>
          <w:tcPr>
            <w:tcW w:w="429" w:type="pct"/>
            <w:vAlign w:val="center"/>
          </w:tcPr>
          <w:p w14:paraId="54C62495" w14:textId="77777777" w:rsidR="000373A7" w:rsidRPr="00625AA8" w:rsidRDefault="000373A7" w:rsidP="008A1F03">
            <w:pPr>
              <w:spacing w:line="480" w:lineRule="auto"/>
              <w:jc w:val="center"/>
              <w:rPr>
                <w:sz w:val="22"/>
                <w:szCs w:val="22"/>
              </w:rPr>
            </w:pPr>
            <w:r w:rsidRPr="00625AA8">
              <w:rPr>
                <w:sz w:val="22"/>
                <w:szCs w:val="22"/>
              </w:rPr>
              <w:t>13,150</w:t>
            </w:r>
          </w:p>
        </w:tc>
      </w:tr>
    </w:tbl>
    <w:p w14:paraId="63DED7FD" w14:textId="77777777" w:rsidR="000373A7" w:rsidRPr="00625AA8" w:rsidRDefault="000373A7" w:rsidP="000373A7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1</w:t>
      </w:r>
      <w:r w:rsidRPr="00625AA8">
        <w:rPr>
          <w:sz w:val="22"/>
          <w:szCs w:val="22"/>
        </w:rPr>
        <w:t xml:space="preserve"> AY = Ayrshire; BS = Brown Swiss; GU = Guernsey; JE = Jersey; HO = Holstein</w:t>
      </w:r>
    </w:p>
    <w:p w14:paraId="2CBD37BB" w14:textId="46923761" w:rsidR="009F5DD3" w:rsidRPr="00625AA8" w:rsidRDefault="000373A7" w:rsidP="009F5DD3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  <w:vertAlign w:val="superscript"/>
        </w:rPr>
        <w:t>2</w:t>
      </w:r>
      <w:r w:rsidRPr="00625AA8">
        <w:rPr>
          <w:sz w:val="22"/>
          <w:szCs w:val="22"/>
        </w:rPr>
        <w:t xml:space="preserve"> MY = milk yield; FY = fat yield; PY = protein yield; CCR = cow conception rate; HCR = heifer conception rate; DPR = daughter pregnancy rate; SCS = somatic cell score; PL = productive life; LIV = cow livability.</w:t>
      </w:r>
    </w:p>
    <w:p w14:paraId="720FC544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038734AB" w14:textId="77777777" w:rsidR="00B86C43" w:rsidRPr="00625AA8" w:rsidRDefault="00B86C43" w:rsidP="009F5DD3">
      <w:pPr>
        <w:spacing w:line="480" w:lineRule="auto"/>
        <w:jc w:val="both"/>
        <w:rPr>
          <w:sz w:val="22"/>
          <w:szCs w:val="22"/>
        </w:rPr>
      </w:pPr>
    </w:p>
    <w:p w14:paraId="7E6DAFD2" w14:textId="77777777" w:rsidR="00B86C43" w:rsidRPr="00625AA8" w:rsidRDefault="00B86C43" w:rsidP="009F5DD3">
      <w:pPr>
        <w:spacing w:line="480" w:lineRule="auto"/>
        <w:jc w:val="both"/>
        <w:rPr>
          <w:sz w:val="22"/>
          <w:szCs w:val="22"/>
        </w:rPr>
      </w:pPr>
    </w:p>
    <w:p w14:paraId="329C6068" w14:textId="77777777" w:rsidR="00B86C43" w:rsidRPr="00625AA8" w:rsidRDefault="00B86C43" w:rsidP="009F5DD3">
      <w:pPr>
        <w:spacing w:line="480" w:lineRule="auto"/>
        <w:jc w:val="both"/>
        <w:rPr>
          <w:sz w:val="22"/>
          <w:szCs w:val="22"/>
        </w:rPr>
      </w:pPr>
    </w:p>
    <w:p w14:paraId="124EF53A" w14:textId="77777777" w:rsidR="00B86C43" w:rsidRPr="00625AA8" w:rsidRDefault="00B86C43" w:rsidP="009F5DD3">
      <w:pPr>
        <w:spacing w:line="480" w:lineRule="auto"/>
        <w:jc w:val="both"/>
        <w:rPr>
          <w:sz w:val="22"/>
          <w:szCs w:val="22"/>
        </w:rPr>
      </w:pPr>
    </w:p>
    <w:p w14:paraId="32CBB964" w14:textId="77777777" w:rsidR="00B86C43" w:rsidRPr="00625AA8" w:rsidRDefault="00B86C43" w:rsidP="009F5DD3">
      <w:pPr>
        <w:spacing w:line="480" w:lineRule="auto"/>
        <w:jc w:val="both"/>
        <w:rPr>
          <w:sz w:val="22"/>
          <w:szCs w:val="22"/>
        </w:rPr>
      </w:pPr>
    </w:p>
    <w:p w14:paraId="620FB4B7" w14:textId="2DA53364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  <w:r w:rsidRPr="00625AA8">
        <w:rPr>
          <w:sz w:val="22"/>
          <w:szCs w:val="22"/>
        </w:rPr>
        <w:lastRenderedPageBreak/>
        <w:t xml:space="preserve">Supplementary Table </w:t>
      </w:r>
      <w:r w:rsidR="00B86C43" w:rsidRPr="00625AA8">
        <w:rPr>
          <w:sz w:val="22"/>
          <w:szCs w:val="22"/>
        </w:rPr>
        <w:t>3</w:t>
      </w:r>
      <w:r w:rsidRPr="00625AA8">
        <w:rPr>
          <w:sz w:val="22"/>
          <w:szCs w:val="22"/>
        </w:rPr>
        <w:t xml:space="preserve">. Significant markers for each trait, with chromosome, position, </w:t>
      </w:r>
      <w:proofErr w:type="spellStart"/>
      <w:r w:rsidRPr="00625AA8">
        <w:rPr>
          <w:sz w:val="22"/>
          <w:szCs w:val="22"/>
        </w:rPr>
        <w:t>rs</w:t>
      </w:r>
      <w:proofErr w:type="spellEnd"/>
      <w:r w:rsidRPr="00625AA8">
        <w:rPr>
          <w:sz w:val="22"/>
          <w:szCs w:val="22"/>
        </w:rPr>
        <w:t xml:space="preserve"> code (if available), and associated characteristics (if available). Blank entries indicate markers currently unavailable in Cattle Quantitative Trait Locus Database (QTLdb). </w:t>
      </w:r>
    </w:p>
    <w:p w14:paraId="0F94C9CB" w14:textId="77777777" w:rsidR="009F5DD3" w:rsidRPr="00625AA8" w:rsidRDefault="009F5DD3" w:rsidP="009F5DD3">
      <w:pPr>
        <w:spacing w:line="480" w:lineRule="auto"/>
        <w:jc w:val="both"/>
        <w:rPr>
          <w:sz w:val="22"/>
          <w:szCs w:val="22"/>
        </w:rPr>
      </w:pPr>
    </w:p>
    <w:p w14:paraId="5A0E2725" w14:textId="64CF23E9" w:rsidR="009F5DD3" w:rsidRPr="00625AA8" w:rsidRDefault="009F5DD3" w:rsidP="009F5DD3">
      <w:pPr>
        <w:spacing w:line="480" w:lineRule="auto"/>
        <w:jc w:val="center"/>
        <w:rPr>
          <w:sz w:val="22"/>
          <w:szCs w:val="22"/>
        </w:rPr>
      </w:pPr>
      <w:r w:rsidRPr="00625AA8">
        <w:rPr>
          <w:sz w:val="22"/>
          <w:szCs w:val="22"/>
        </w:rPr>
        <w:t>[Please, see the attached file “</w:t>
      </w:r>
      <w:r w:rsidR="00F94358" w:rsidRPr="00625AA8">
        <w:rPr>
          <w:sz w:val="22"/>
          <w:szCs w:val="22"/>
        </w:rPr>
        <w:t>Supp_Table_</w:t>
      </w:r>
      <w:r w:rsidR="00E32E51">
        <w:rPr>
          <w:sz w:val="22"/>
          <w:szCs w:val="22"/>
        </w:rPr>
        <w:t>3</w:t>
      </w:r>
      <w:r w:rsidR="00F94358" w:rsidRPr="00625AA8">
        <w:rPr>
          <w:sz w:val="22"/>
          <w:szCs w:val="22"/>
        </w:rPr>
        <w:t>.xlsx</w:t>
      </w:r>
      <w:r w:rsidRPr="00625AA8">
        <w:rPr>
          <w:sz w:val="22"/>
          <w:szCs w:val="22"/>
        </w:rPr>
        <w:t>”]</w:t>
      </w:r>
    </w:p>
    <w:p w14:paraId="17CBB770" w14:textId="51BBBF84" w:rsidR="00EC7FA8" w:rsidRPr="00625AA8" w:rsidRDefault="00EC7FA8" w:rsidP="006C087A">
      <w:pPr>
        <w:spacing w:line="480" w:lineRule="auto"/>
        <w:rPr>
          <w:sz w:val="22"/>
          <w:szCs w:val="22"/>
        </w:rPr>
      </w:pPr>
    </w:p>
    <w:p w14:paraId="2A62BE93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3792D954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7008077E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7470A41C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695BDBC3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053F619E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2021307E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43B4A285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3DA23472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41565046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589233A1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69A20A74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657AAEE0" w14:textId="77777777" w:rsidR="006623F1" w:rsidRPr="00625AA8" w:rsidRDefault="006623F1" w:rsidP="006C087A">
      <w:pPr>
        <w:spacing w:line="480" w:lineRule="auto"/>
        <w:rPr>
          <w:sz w:val="22"/>
          <w:szCs w:val="22"/>
        </w:rPr>
      </w:pPr>
    </w:p>
    <w:p w14:paraId="6DA19026" w14:textId="43FC987F" w:rsidR="006623F1" w:rsidRPr="008B7447" w:rsidRDefault="006623F1" w:rsidP="000B0B14">
      <w:pPr>
        <w:spacing w:line="480" w:lineRule="auto"/>
        <w:jc w:val="center"/>
        <w:rPr>
          <w:b/>
          <w:bCs/>
          <w:sz w:val="22"/>
          <w:szCs w:val="22"/>
        </w:rPr>
      </w:pPr>
      <w:r w:rsidRPr="008B7447">
        <w:rPr>
          <w:b/>
          <w:bCs/>
          <w:sz w:val="22"/>
          <w:szCs w:val="22"/>
        </w:rPr>
        <w:lastRenderedPageBreak/>
        <w:t>SUPP. FIGURES</w:t>
      </w:r>
    </w:p>
    <w:p w14:paraId="35D59F90" w14:textId="376C0460" w:rsidR="006623F1" w:rsidRPr="00625AA8" w:rsidRDefault="00F65C3E" w:rsidP="00473345">
      <w:pPr>
        <w:spacing w:line="480" w:lineRule="auto"/>
        <w:jc w:val="center"/>
        <w:rPr>
          <w:sz w:val="22"/>
          <w:szCs w:val="22"/>
        </w:rPr>
      </w:pPr>
      <w:r w:rsidRPr="00625AA8">
        <w:rPr>
          <w:noProof/>
          <w:sz w:val="22"/>
          <w:szCs w:val="22"/>
          <w14:ligatures w14:val="standardContextual"/>
        </w:rPr>
        <w:drawing>
          <wp:inline distT="0" distB="0" distL="0" distR="0" wp14:anchorId="45F0AF37" wp14:editId="6CAE04E9">
            <wp:extent cx="6185991" cy="4680000"/>
            <wp:effectExtent l="0" t="0" r="0" b="0"/>
            <wp:docPr id="184828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86067" name="Picture 18482860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5991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4BF7" w14:textId="5ED351C6" w:rsidR="006623F1" w:rsidRPr="00625AA8" w:rsidRDefault="006623F1" w:rsidP="006C087A">
      <w:pPr>
        <w:spacing w:line="480" w:lineRule="auto"/>
        <w:rPr>
          <w:sz w:val="22"/>
          <w:szCs w:val="22"/>
        </w:rPr>
      </w:pPr>
      <w:r w:rsidRPr="00625AA8">
        <w:rPr>
          <w:sz w:val="22"/>
          <w:szCs w:val="22"/>
        </w:rPr>
        <w:t xml:space="preserve">Supplementary Figure 1. </w:t>
      </w:r>
      <w:r w:rsidR="006E22E8" w:rsidRPr="00625AA8">
        <w:rPr>
          <w:sz w:val="22"/>
          <w:szCs w:val="22"/>
        </w:rPr>
        <w:t xml:space="preserve">Milk yield (MY) Manhattan plots </w:t>
      </w:r>
      <w:r w:rsidR="00EE7555" w:rsidRPr="00625AA8">
        <w:rPr>
          <w:sz w:val="22"/>
          <w:szCs w:val="22"/>
        </w:rPr>
        <w:t>for Ayrshire (AY), Brown Swiss (BS), Guernsey (GU), Jersey (JE), and Holstein (HO) single</w:t>
      </w:r>
      <w:r w:rsidR="00122F56">
        <w:rPr>
          <w:sz w:val="22"/>
          <w:szCs w:val="22"/>
        </w:rPr>
        <w:t>-</w:t>
      </w:r>
      <w:r w:rsidR="00EE7555" w:rsidRPr="00625AA8">
        <w:rPr>
          <w:sz w:val="22"/>
          <w:szCs w:val="22"/>
        </w:rPr>
        <w:t>breed analyses and all</w:t>
      </w:r>
      <w:r w:rsidR="00122F56">
        <w:rPr>
          <w:sz w:val="22"/>
          <w:szCs w:val="22"/>
        </w:rPr>
        <w:t>-</w:t>
      </w:r>
      <w:r w:rsidR="00EE7555" w:rsidRPr="00625AA8">
        <w:rPr>
          <w:sz w:val="22"/>
          <w:szCs w:val="22"/>
        </w:rPr>
        <w:t>breed analyses</w:t>
      </w:r>
      <w:r w:rsidR="00473345" w:rsidRPr="00625AA8">
        <w:rPr>
          <w:sz w:val="22"/>
          <w:szCs w:val="22"/>
        </w:rPr>
        <w:t>.</w:t>
      </w:r>
    </w:p>
    <w:p w14:paraId="609008EF" w14:textId="0B300E40" w:rsidR="00843100" w:rsidRPr="00625AA8" w:rsidRDefault="00B72E14" w:rsidP="00872F8C">
      <w:pPr>
        <w:spacing w:line="480" w:lineRule="auto"/>
        <w:jc w:val="center"/>
        <w:rPr>
          <w:sz w:val="22"/>
          <w:szCs w:val="22"/>
        </w:rPr>
      </w:pPr>
      <w:r w:rsidRPr="00625AA8">
        <w:rPr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19B38F1A" wp14:editId="63569B3B">
            <wp:extent cx="6186000" cy="4680000"/>
            <wp:effectExtent l="0" t="0" r="0" b="0"/>
            <wp:docPr id="1033545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45613" name="Picture 103354561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AF42" w14:textId="0EFAFADD" w:rsidR="00D55B51" w:rsidRPr="00625AA8" w:rsidRDefault="00D55B51" w:rsidP="00D55B51">
      <w:pPr>
        <w:spacing w:line="480" w:lineRule="auto"/>
        <w:rPr>
          <w:sz w:val="22"/>
          <w:szCs w:val="22"/>
        </w:rPr>
      </w:pPr>
      <w:r w:rsidRPr="00625AA8">
        <w:rPr>
          <w:sz w:val="22"/>
          <w:szCs w:val="22"/>
        </w:rPr>
        <w:t xml:space="preserve">Supplementary Figure </w:t>
      </w:r>
      <w:r w:rsidR="00093259" w:rsidRPr="00625AA8">
        <w:rPr>
          <w:sz w:val="22"/>
          <w:szCs w:val="22"/>
        </w:rPr>
        <w:t>2</w:t>
      </w:r>
      <w:r w:rsidRPr="00625AA8">
        <w:rPr>
          <w:sz w:val="22"/>
          <w:szCs w:val="22"/>
        </w:rPr>
        <w:t xml:space="preserve">. </w:t>
      </w:r>
      <w:r w:rsidR="00093259" w:rsidRPr="00625AA8">
        <w:rPr>
          <w:sz w:val="22"/>
          <w:szCs w:val="22"/>
        </w:rPr>
        <w:t>Protein</w:t>
      </w:r>
      <w:r w:rsidRPr="00625AA8">
        <w:rPr>
          <w:sz w:val="22"/>
          <w:szCs w:val="22"/>
        </w:rPr>
        <w:t xml:space="preserve"> yield (</w:t>
      </w:r>
      <w:r w:rsidR="00093259" w:rsidRPr="00625AA8">
        <w:rPr>
          <w:sz w:val="22"/>
          <w:szCs w:val="22"/>
        </w:rPr>
        <w:t>P</w:t>
      </w:r>
      <w:r w:rsidRPr="00625AA8">
        <w:rPr>
          <w:sz w:val="22"/>
          <w:szCs w:val="22"/>
        </w:rPr>
        <w:t>Y) Manhattan plots for Ayrshire (AY), Brown Swiss (BS), Guernsey (GU), Jersey (JE), and Holstein (HO) single</w:t>
      </w:r>
      <w:r w:rsidR="00122F56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 and all</w:t>
      </w:r>
      <w:r w:rsidR="00122F56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analyses.</w:t>
      </w:r>
    </w:p>
    <w:p w14:paraId="15356B7D" w14:textId="77777777" w:rsidR="00D55B51" w:rsidRPr="00625AA8" w:rsidRDefault="00D55B51" w:rsidP="006C087A">
      <w:pPr>
        <w:spacing w:line="480" w:lineRule="auto"/>
        <w:rPr>
          <w:sz w:val="22"/>
          <w:szCs w:val="22"/>
        </w:rPr>
      </w:pPr>
    </w:p>
    <w:p w14:paraId="05CED313" w14:textId="058FD791" w:rsidR="00B04722" w:rsidRPr="00625AA8" w:rsidRDefault="00B04722" w:rsidP="00B04722">
      <w:pPr>
        <w:spacing w:line="480" w:lineRule="auto"/>
        <w:jc w:val="center"/>
        <w:rPr>
          <w:sz w:val="22"/>
          <w:szCs w:val="22"/>
        </w:rPr>
      </w:pPr>
      <w:r w:rsidRPr="00625AA8">
        <w:rPr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7A4D9344" wp14:editId="57EFF82B">
            <wp:extent cx="6186000" cy="4680000"/>
            <wp:effectExtent l="0" t="0" r="0" b="0"/>
            <wp:docPr id="2160628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062803" name="Picture 2160628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A41FB" w14:textId="22D2D200" w:rsidR="00D55B51" w:rsidRPr="00625AA8" w:rsidRDefault="00D55B51" w:rsidP="00D55B51">
      <w:pPr>
        <w:spacing w:line="480" w:lineRule="auto"/>
        <w:rPr>
          <w:sz w:val="22"/>
          <w:szCs w:val="22"/>
        </w:rPr>
      </w:pPr>
      <w:r w:rsidRPr="00625AA8">
        <w:rPr>
          <w:sz w:val="22"/>
          <w:szCs w:val="22"/>
        </w:rPr>
        <w:t xml:space="preserve">Supplementary Figure </w:t>
      </w:r>
      <w:r w:rsidR="00093259" w:rsidRPr="00625AA8">
        <w:rPr>
          <w:sz w:val="22"/>
          <w:szCs w:val="22"/>
        </w:rPr>
        <w:t>3</w:t>
      </w:r>
      <w:r w:rsidRPr="00625AA8">
        <w:rPr>
          <w:sz w:val="22"/>
          <w:szCs w:val="22"/>
        </w:rPr>
        <w:t xml:space="preserve">. </w:t>
      </w:r>
      <w:r w:rsidR="004953ED" w:rsidRPr="00625AA8">
        <w:rPr>
          <w:sz w:val="22"/>
          <w:szCs w:val="22"/>
        </w:rPr>
        <w:t>Cow conception rate (CCR)</w:t>
      </w:r>
      <w:r w:rsidRPr="00625AA8">
        <w:rPr>
          <w:sz w:val="22"/>
          <w:szCs w:val="22"/>
        </w:rPr>
        <w:t xml:space="preserve"> Manhattan plots for Ayrshire (AY), Brown Swiss (BS), Guernsey (GU), Jersey (JE), and Holstein (HO) single</w:t>
      </w:r>
      <w:r w:rsidR="00122F56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 and all</w:t>
      </w:r>
      <w:r w:rsidR="00122F56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analyses.</w:t>
      </w:r>
    </w:p>
    <w:p w14:paraId="2F991E02" w14:textId="77777777" w:rsidR="00D55B51" w:rsidRPr="00625AA8" w:rsidRDefault="00D55B51" w:rsidP="006C087A">
      <w:pPr>
        <w:spacing w:line="480" w:lineRule="auto"/>
        <w:rPr>
          <w:sz w:val="22"/>
          <w:szCs w:val="22"/>
        </w:rPr>
      </w:pPr>
    </w:p>
    <w:p w14:paraId="4593F5B2" w14:textId="3C0347F8" w:rsidR="00B04722" w:rsidRPr="00625AA8" w:rsidRDefault="00B04722" w:rsidP="00B04722">
      <w:pPr>
        <w:spacing w:line="480" w:lineRule="auto"/>
        <w:jc w:val="center"/>
        <w:rPr>
          <w:sz w:val="22"/>
          <w:szCs w:val="22"/>
        </w:rPr>
      </w:pPr>
      <w:r w:rsidRPr="00625AA8">
        <w:rPr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64ECBE5F" wp14:editId="47064E20">
            <wp:extent cx="6186000" cy="4680000"/>
            <wp:effectExtent l="0" t="0" r="0" b="0"/>
            <wp:docPr id="18215228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522825" name="Picture 182152282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F6019" w14:textId="0E7FB01A" w:rsidR="00D55B51" w:rsidRPr="00625AA8" w:rsidRDefault="00D55B51" w:rsidP="00D55B51">
      <w:pPr>
        <w:spacing w:line="480" w:lineRule="auto"/>
        <w:rPr>
          <w:sz w:val="22"/>
          <w:szCs w:val="22"/>
        </w:rPr>
      </w:pPr>
      <w:r w:rsidRPr="00625AA8">
        <w:rPr>
          <w:sz w:val="22"/>
          <w:szCs w:val="22"/>
        </w:rPr>
        <w:t xml:space="preserve">Supplementary Figure </w:t>
      </w:r>
      <w:r w:rsidR="00093259" w:rsidRPr="00625AA8">
        <w:rPr>
          <w:sz w:val="22"/>
          <w:szCs w:val="22"/>
        </w:rPr>
        <w:t>4</w:t>
      </w:r>
      <w:r w:rsidRPr="00625AA8">
        <w:rPr>
          <w:sz w:val="22"/>
          <w:szCs w:val="22"/>
        </w:rPr>
        <w:t xml:space="preserve">. </w:t>
      </w:r>
      <w:r w:rsidR="00C74DA4" w:rsidRPr="00625AA8">
        <w:rPr>
          <w:sz w:val="22"/>
          <w:szCs w:val="22"/>
        </w:rPr>
        <w:t>Heifer conception rate (HCR)</w:t>
      </w:r>
      <w:r w:rsidRPr="00625AA8">
        <w:rPr>
          <w:sz w:val="22"/>
          <w:szCs w:val="22"/>
        </w:rPr>
        <w:t xml:space="preserve"> Manhattan plots for Ayrshire (AY), Brown Swiss (BS), Guernsey (GU), Jersey (JE), and Holstein (HO) single</w:t>
      </w:r>
      <w:r w:rsidR="00122F56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 and all</w:t>
      </w:r>
      <w:r w:rsidR="00122F56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analyses.</w:t>
      </w:r>
    </w:p>
    <w:p w14:paraId="7C27E15A" w14:textId="77777777" w:rsidR="00D55B51" w:rsidRPr="00625AA8" w:rsidRDefault="00D55B51" w:rsidP="006C087A">
      <w:pPr>
        <w:spacing w:line="480" w:lineRule="auto"/>
        <w:rPr>
          <w:sz w:val="22"/>
          <w:szCs w:val="22"/>
        </w:rPr>
      </w:pPr>
    </w:p>
    <w:p w14:paraId="149617A6" w14:textId="318796B1" w:rsidR="00B04722" w:rsidRPr="00625AA8" w:rsidRDefault="000B0B14" w:rsidP="000B0B14">
      <w:pPr>
        <w:spacing w:line="480" w:lineRule="auto"/>
        <w:jc w:val="center"/>
        <w:rPr>
          <w:sz w:val="22"/>
          <w:szCs w:val="22"/>
        </w:rPr>
      </w:pPr>
      <w:r w:rsidRPr="00625AA8">
        <w:rPr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39ACD7D9" wp14:editId="358A81D3">
            <wp:extent cx="6186000" cy="4680000"/>
            <wp:effectExtent l="0" t="0" r="0" b="0"/>
            <wp:docPr id="18582269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26925" name="Picture 185822692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86D1" w14:textId="4B9CE7EA" w:rsidR="00D55B51" w:rsidRPr="00625AA8" w:rsidRDefault="00D55B51" w:rsidP="00D55B51">
      <w:pPr>
        <w:spacing w:line="480" w:lineRule="auto"/>
        <w:rPr>
          <w:sz w:val="22"/>
          <w:szCs w:val="22"/>
        </w:rPr>
      </w:pPr>
      <w:r w:rsidRPr="00625AA8">
        <w:rPr>
          <w:sz w:val="22"/>
          <w:szCs w:val="22"/>
        </w:rPr>
        <w:t xml:space="preserve">Supplementary Figure </w:t>
      </w:r>
      <w:r w:rsidR="00093259" w:rsidRPr="00625AA8">
        <w:rPr>
          <w:sz w:val="22"/>
          <w:szCs w:val="22"/>
        </w:rPr>
        <w:t>5</w:t>
      </w:r>
      <w:r w:rsidRPr="00625AA8">
        <w:rPr>
          <w:sz w:val="22"/>
          <w:szCs w:val="22"/>
        </w:rPr>
        <w:t xml:space="preserve">. </w:t>
      </w:r>
      <w:r w:rsidR="00C74DA4" w:rsidRPr="00625AA8">
        <w:rPr>
          <w:sz w:val="22"/>
          <w:szCs w:val="22"/>
        </w:rPr>
        <w:t>Daughter pregnancy rate (DPR)</w:t>
      </w:r>
      <w:r w:rsidRPr="00625AA8">
        <w:rPr>
          <w:sz w:val="22"/>
          <w:szCs w:val="22"/>
        </w:rPr>
        <w:t xml:space="preserve"> Manhattan plots for Ayrshire (AY), Brown Swiss (BS), Guernsey (GU), Jersey (JE), and Holstein (HO) single</w:t>
      </w:r>
      <w:r w:rsidR="00122F56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 and all</w:t>
      </w:r>
      <w:r w:rsidR="00122F56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analyses.</w:t>
      </w:r>
    </w:p>
    <w:p w14:paraId="70C7CD24" w14:textId="77777777" w:rsidR="00D55B51" w:rsidRPr="00625AA8" w:rsidRDefault="00D55B51" w:rsidP="006C087A">
      <w:pPr>
        <w:spacing w:line="480" w:lineRule="auto"/>
        <w:rPr>
          <w:sz w:val="22"/>
          <w:szCs w:val="22"/>
        </w:rPr>
      </w:pPr>
    </w:p>
    <w:p w14:paraId="30AD6F5A" w14:textId="18BD8C45" w:rsidR="000B0B14" w:rsidRPr="00625AA8" w:rsidRDefault="000B0B14" w:rsidP="000B0B14">
      <w:pPr>
        <w:spacing w:line="480" w:lineRule="auto"/>
        <w:jc w:val="center"/>
        <w:rPr>
          <w:sz w:val="22"/>
          <w:szCs w:val="22"/>
        </w:rPr>
      </w:pPr>
      <w:r w:rsidRPr="00625AA8">
        <w:rPr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3ABB04F7" wp14:editId="2A23AC02">
            <wp:extent cx="6186000" cy="4680000"/>
            <wp:effectExtent l="0" t="0" r="0" b="0"/>
            <wp:docPr id="62470950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09504" name="Picture 62470950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D92B" w14:textId="7913821A" w:rsidR="00D55B51" w:rsidRPr="00625AA8" w:rsidRDefault="00D55B51" w:rsidP="00D55B51">
      <w:pPr>
        <w:spacing w:line="480" w:lineRule="auto"/>
        <w:rPr>
          <w:sz w:val="22"/>
          <w:szCs w:val="22"/>
        </w:rPr>
      </w:pPr>
      <w:r w:rsidRPr="00625AA8">
        <w:rPr>
          <w:sz w:val="22"/>
          <w:szCs w:val="22"/>
        </w:rPr>
        <w:t xml:space="preserve">Supplementary Figure </w:t>
      </w:r>
      <w:r w:rsidR="00093259" w:rsidRPr="00625AA8">
        <w:rPr>
          <w:sz w:val="22"/>
          <w:szCs w:val="22"/>
        </w:rPr>
        <w:t>6</w:t>
      </w:r>
      <w:r w:rsidRPr="00625AA8">
        <w:rPr>
          <w:sz w:val="22"/>
          <w:szCs w:val="22"/>
        </w:rPr>
        <w:t xml:space="preserve">. </w:t>
      </w:r>
      <w:r w:rsidR="00A52130" w:rsidRPr="00625AA8">
        <w:rPr>
          <w:sz w:val="22"/>
          <w:szCs w:val="22"/>
        </w:rPr>
        <w:t>Somatic cell score (SCS)</w:t>
      </w:r>
      <w:r w:rsidRPr="00625AA8">
        <w:rPr>
          <w:sz w:val="22"/>
          <w:szCs w:val="22"/>
        </w:rPr>
        <w:t xml:space="preserve"> Manhattan plots for Ayrshire (AY), Brown Swiss (BS), Guernsey (GU), Jersey (JE), and Holstein (HO) single</w:t>
      </w:r>
      <w:r w:rsidR="00872A6B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 and all</w:t>
      </w:r>
      <w:r w:rsidR="00872A6B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analyses.</w:t>
      </w:r>
    </w:p>
    <w:p w14:paraId="22464032" w14:textId="77777777" w:rsidR="00D55B51" w:rsidRPr="00625AA8" w:rsidRDefault="00D55B51" w:rsidP="006C087A">
      <w:pPr>
        <w:spacing w:line="480" w:lineRule="auto"/>
        <w:rPr>
          <w:sz w:val="22"/>
          <w:szCs w:val="22"/>
        </w:rPr>
      </w:pPr>
    </w:p>
    <w:p w14:paraId="5204B060" w14:textId="25EAEF07" w:rsidR="000B0B14" w:rsidRPr="00625AA8" w:rsidRDefault="000B0B14" w:rsidP="000B0B14">
      <w:pPr>
        <w:spacing w:line="480" w:lineRule="auto"/>
        <w:jc w:val="center"/>
        <w:rPr>
          <w:sz w:val="22"/>
          <w:szCs w:val="22"/>
        </w:rPr>
      </w:pPr>
      <w:r w:rsidRPr="00625AA8">
        <w:rPr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40E0B004" wp14:editId="3F548FF6">
            <wp:extent cx="6186000" cy="4680000"/>
            <wp:effectExtent l="0" t="0" r="0" b="0"/>
            <wp:docPr id="2999787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978775" name="Picture 29997877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915F1" w14:textId="47D4F749" w:rsidR="00D55B51" w:rsidRPr="00625AA8" w:rsidRDefault="00D55B51" w:rsidP="00D55B51">
      <w:pPr>
        <w:spacing w:line="480" w:lineRule="auto"/>
        <w:rPr>
          <w:sz w:val="22"/>
          <w:szCs w:val="22"/>
        </w:rPr>
      </w:pPr>
      <w:r w:rsidRPr="00625AA8">
        <w:rPr>
          <w:sz w:val="22"/>
          <w:szCs w:val="22"/>
        </w:rPr>
        <w:t xml:space="preserve">Supplementary Figure </w:t>
      </w:r>
      <w:r w:rsidR="00093259" w:rsidRPr="00625AA8">
        <w:rPr>
          <w:sz w:val="22"/>
          <w:szCs w:val="22"/>
        </w:rPr>
        <w:t>7</w:t>
      </w:r>
      <w:r w:rsidRPr="00625AA8">
        <w:rPr>
          <w:sz w:val="22"/>
          <w:szCs w:val="22"/>
        </w:rPr>
        <w:t xml:space="preserve">. </w:t>
      </w:r>
      <w:r w:rsidR="00A52130" w:rsidRPr="00625AA8">
        <w:rPr>
          <w:sz w:val="22"/>
          <w:szCs w:val="22"/>
        </w:rPr>
        <w:t>Productive life (PL)</w:t>
      </w:r>
      <w:r w:rsidRPr="00625AA8">
        <w:rPr>
          <w:sz w:val="22"/>
          <w:szCs w:val="22"/>
        </w:rPr>
        <w:t xml:space="preserve"> Manhattan plots for Ayrshire (AY), Brown Swiss (BS), Guernsey (GU), Jersey (JE), and Holstein (HO) single</w:t>
      </w:r>
      <w:r w:rsidR="00691419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 and all</w:t>
      </w:r>
      <w:r w:rsidR="00691419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analyses.</w:t>
      </w:r>
    </w:p>
    <w:p w14:paraId="03E8DB20" w14:textId="37ED9B6D" w:rsidR="00D55B51" w:rsidRPr="00625AA8" w:rsidRDefault="000B0B14" w:rsidP="000B0B14">
      <w:pPr>
        <w:spacing w:line="480" w:lineRule="auto"/>
        <w:jc w:val="center"/>
        <w:rPr>
          <w:sz w:val="22"/>
          <w:szCs w:val="22"/>
        </w:rPr>
      </w:pPr>
      <w:r w:rsidRPr="00625AA8">
        <w:rPr>
          <w:noProof/>
          <w:sz w:val="22"/>
          <w:szCs w:val="22"/>
          <w14:ligatures w14:val="standardContextual"/>
        </w:rPr>
        <w:lastRenderedPageBreak/>
        <w:drawing>
          <wp:inline distT="0" distB="0" distL="0" distR="0" wp14:anchorId="31706CAE" wp14:editId="03E33AD4">
            <wp:extent cx="6186000" cy="4680000"/>
            <wp:effectExtent l="0" t="0" r="0" b="0"/>
            <wp:docPr id="10671451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45131" name="Picture 106714513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6000" cy="46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35839" w14:textId="77777777" w:rsidR="000B0B14" w:rsidRPr="00625AA8" w:rsidRDefault="000B0B14" w:rsidP="006C087A">
      <w:pPr>
        <w:spacing w:line="480" w:lineRule="auto"/>
        <w:rPr>
          <w:sz w:val="22"/>
          <w:szCs w:val="22"/>
        </w:rPr>
      </w:pPr>
    </w:p>
    <w:p w14:paraId="168321F2" w14:textId="085DC7D5" w:rsidR="006623F1" w:rsidRPr="00625AA8" w:rsidRDefault="00D55B51" w:rsidP="006C087A">
      <w:pPr>
        <w:spacing w:line="480" w:lineRule="auto"/>
        <w:rPr>
          <w:sz w:val="22"/>
          <w:szCs w:val="22"/>
        </w:rPr>
      </w:pPr>
      <w:r w:rsidRPr="00625AA8">
        <w:rPr>
          <w:sz w:val="22"/>
          <w:szCs w:val="22"/>
        </w:rPr>
        <w:t xml:space="preserve">Supplementary Figure </w:t>
      </w:r>
      <w:r w:rsidR="00093259" w:rsidRPr="00625AA8">
        <w:rPr>
          <w:sz w:val="22"/>
          <w:szCs w:val="22"/>
        </w:rPr>
        <w:t>8</w:t>
      </w:r>
      <w:r w:rsidRPr="00625AA8">
        <w:rPr>
          <w:sz w:val="22"/>
          <w:szCs w:val="22"/>
        </w:rPr>
        <w:t xml:space="preserve">. </w:t>
      </w:r>
      <w:r w:rsidR="00D07E44" w:rsidRPr="00625AA8">
        <w:rPr>
          <w:sz w:val="22"/>
          <w:szCs w:val="22"/>
        </w:rPr>
        <w:t>Cow livability (LIV)</w:t>
      </w:r>
      <w:r w:rsidRPr="00625AA8">
        <w:rPr>
          <w:sz w:val="22"/>
          <w:szCs w:val="22"/>
        </w:rPr>
        <w:t xml:space="preserve"> Manhattan plots for Ayrshire (AY), Brown Swiss (BS), Guernsey (GU), Jersey (JE), and Holstein (HO) single</w:t>
      </w:r>
      <w:r w:rsidR="00296C73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 and all</w:t>
      </w:r>
      <w:r w:rsidR="00296C73">
        <w:rPr>
          <w:sz w:val="22"/>
          <w:szCs w:val="22"/>
        </w:rPr>
        <w:t>-</w:t>
      </w:r>
      <w:r w:rsidRPr="00625AA8">
        <w:rPr>
          <w:sz w:val="22"/>
          <w:szCs w:val="22"/>
        </w:rPr>
        <w:t>breed analyses.</w:t>
      </w:r>
    </w:p>
    <w:sectPr w:rsidR="006623F1" w:rsidRPr="00625AA8" w:rsidSect="00764EB6">
      <w:footerReference w:type="even" r:id="rId15"/>
      <w:footerReference w:type="default" r:id="rId16"/>
      <w:pgSz w:w="15840" w:h="12240" w:orient="landscape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2BB337" w14:textId="77777777" w:rsidR="007C3B74" w:rsidRDefault="007C3B74">
      <w:r>
        <w:separator/>
      </w:r>
    </w:p>
  </w:endnote>
  <w:endnote w:type="continuationSeparator" w:id="0">
    <w:p w14:paraId="79A10BCE" w14:textId="77777777" w:rsidR="007C3B74" w:rsidRDefault="007C3B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ustomXmlInsRangeStart w:id="0" w:author="Daniela Lourenco" w:date="2025-12-11T16:53:00Z"/>
  <w:sdt>
    <w:sdtPr>
      <w:rPr>
        <w:rStyle w:val="PageNumber"/>
      </w:rPr>
      <w:id w:val="50204874"/>
      <w:docPartObj>
        <w:docPartGallery w:val="Page Numbers (Bottom of Page)"/>
        <w:docPartUnique/>
      </w:docPartObj>
    </w:sdtPr>
    <w:sdtContent>
      <w:customXmlInsRangeEnd w:id="0"/>
      <w:p w14:paraId="68D94F43" w14:textId="77777777" w:rsidR="009F5DD3" w:rsidRDefault="009F5DD3" w:rsidP="005664D3">
        <w:pPr>
          <w:pStyle w:val="Footer"/>
          <w:framePr w:wrap="none" w:vAnchor="text" w:hAnchor="margin" w:xAlign="right" w:y="1"/>
          <w:rPr>
            <w:ins w:id="1" w:author="Daniela Lourenco" w:date="2025-12-11T16:53:00Z" w16du:dateUtc="2025-12-11T21:53:00Z"/>
            <w:rStyle w:val="PageNumber"/>
          </w:rPr>
        </w:pPr>
        <w:ins w:id="2" w:author="Daniela Lourenco" w:date="2025-12-11T16:53:00Z" w16du:dateUtc="2025-12-11T21:53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ins>
      </w:p>
      <w:customXmlInsRangeStart w:id="3" w:author="Daniela Lourenco" w:date="2025-12-11T16:53:00Z"/>
    </w:sdtContent>
  </w:sdt>
  <w:customXmlInsRangeEnd w:id="3"/>
  <w:p w14:paraId="73C2A02B" w14:textId="77777777" w:rsidR="009F5DD3" w:rsidRDefault="009F5DD3">
    <w:pPr>
      <w:pStyle w:val="Footer"/>
      <w:ind w:right="360"/>
      <w:pPrChange w:id="4" w:author="Daniela Lourenco" w:date="2025-12-11T16:53:00Z" w16du:dateUtc="2025-12-11T21:53:00Z">
        <w:pPr>
          <w:pStyle w:val="Footer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383145621"/>
      <w:docPartObj>
        <w:docPartGallery w:val="Page Numbers (Bottom of Page)"/>
        <w:docPartUnique/>
      </w:docPartObj>
    </w:sdtPr>
    <w:sdtContent>
      <w:p w14:paraId="458DD8DF" w14:textId="77777777" w:rsidR="009F5DD3" w:rsidRDefault="009F5DD3" w:rsidP="005664D3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14</w:t>
        </w:r>
        <w:r>
          <w:rPr>
            <w:rStyle w:val="PageNumber"/>
          </w:rPr>
          <w:fldChar w:fldCharType="end"/>
        </w:r>
      </w:p>
    </w:sdtContent>
  </w:sdt>
  <w:p w14:paraId="6DC5B7D4" w14:textId="77777777" w:rsidR="009F5DD3" w:rsidRDefault="009F5DD3" w:rsidP="001B376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FC9E2D" w14:textId="77777777" w:rsidR="007C3B74" w:rsidRDefault="007C3B74">
      <w:r>
        <w:separator/>
      </w:r>
    </w:p>
  </w:footnote>
  <w:footnote w:type="continuationSeparator" w:id="0">
    <w:p w14:paraId="6796301B" w14:textId="77777777" w:rsidR="007C3B74" w:rsidRDefault="007C3B74"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niela Lourenco">
    <w15:presenceInfo w15:providerId="AD" w15:userId="S::danilino@uga.edu::e2f65213-fc51-438e-b51a-931518a40e1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DD3"/>
    <w:rsid w:val="000373A7"/>
    <w:rsid w:val="00093259"/>
    <w:rsid w:val="000B0B14"/>
    <w:rsid w:val="00122F56"/>
    <w:rsid w:val="00176A50"/>
    <w:rsid w:val="0018764B"/>
    <w:rsid w:val="00296C73"/>
    <w:rsid w:val="002E01C5"/>
    <w:rsid w:val="002F1036"/>
    <w:rsid w:val="002F38FE"/>
    <w:rsid w:val="00342FB8"/>
    <w:rsid w:val="00386401"/>
    <w:rsid w:val="00396C1A"/>
    <w:rsid w:val="003B5A90"/>
    <w:rsid w:val="003E3D0D"/>
    <w:rsid w:val="00473345"/>
    <w:rsid w:val="004826F6"/>
    <w:rsid w:val="004953ED"/>
    <w:rsid w:val="005D1D2E"/>
    <w:rsid w:val="005D3414"/>
    <w:rsid w:val="00625AA8"/>
    <w:rsid w:val="006623F1"/>
    <w:rsid w:val="00691419"/>
    <w:rsid w:val="006C087A"/>
    <w:rsid w:val="006E22E8"/>
    <w:rsid w:val="00710CEC"/>
    <w:rsid w:val="00756B8D"/>
    <w:rsid w:val="00764EB6"/>
    <w:rsid w:val="00782E5D"/>
    <w:rsid w:val="007C3B74"/>
    <w:rsid w:val="007F18C6"/>
    <w:rsid w:val="00843100"/>
    <w:rsid w:val="00872A6B"/>
    <w:rsid w:val="00872F8C"/>
    <w:rsid w:val="008B7447"/>
    <w:rsid w:val="008E1BD0"/>
    <w:rsid w:val="008F3900"/>
    <w:rsid w:val="00945ACB"/>
    <w:rsid w:val="00960C10"/>
    <w:rsid w:val="009F5DD3"/>
    <w:rsid w:val="00A52130"/>
    <w:rsid w:val="00A54F7A"/>
    <w:rsid w:val="00AB79A8"/>
    <w:rsid w:val="00B04722"/>
    <w:rsid w:val="00B72E14"/>
    <w:rsid w:val="00B86C43"/>
    <w:rsid w:val="00BF59AF"/>
    <w:rsid w:val="00C74DA4"/>
    <w:rsid w:val="00C76880"/>
    <w:rsid w:val="00C92718"/>
    <w:rsid w:val="00CD6853"/>
    <w:rsid w:val="00D07E44"/>
    <w:rsid w:val="00D55B51"/>
    <w:rsid w:val="00DB6630"/>
    <w:rsid w:val="00E32E51"/>
    <w:rsid w:val="00EC7FA8"/>
    <w:rsid w:val="00EE7555"/>
    <w:rsid w:val="00F65C3E"/>
    <w:rsid w:val="00F94358"/>
    <w:rsid w:val="00FA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CAD3F"/>
  <w15:chartTrackingRefBased/>
  <w15:docId w15:val="{B56D9262-85C3-A145-8704-61E7A0B2F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DD3"/>
    <w:pPr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F5DD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DD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DD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DD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DD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DD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DD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DD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DD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D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D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D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D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D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D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D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D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D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D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F5D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DD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F5D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DD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F5D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DD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F5D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D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D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D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F5DD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9F5D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5DD3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9F5DD3"/>
  </w:style>
  <w:style w:type="character" w:styleId="LineNumber">
    <w:name w:val="line number"/>
    <w:basedOn w:val="DefaultParagraphFont"/>
    <w:uiPriority w:val="99"/>
    <w:semiHidden/>
    <w:unhideWhenUsed/>
    <w:rsid w:val="009F5DD3"/>
  </w:style>
  <w:style w:type="paragraph" w:customStyle="1" w:styleId="carina-rte-public-draftstyledefault-block">
    <w:name w:val="carina-rte-public-draftstyledefault-block"/>
    <w:basedOn w:val="Normal"/>
    <w:rsid w:val="009F5DD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A6DBBEC-BA74-6E40-9E6C-1A85C6D4F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Eula Carrara</dc:creator>
  <cp:keywords/>
  <dc:description/>
  <cp:lastModifiedBy>Daniela Lourenco</cp:lastModifiedBy>
  <cp:revision>6</cp:revision>
  <dcterms:created xsi:type="dcterms:W3CDTF">2026-08-31T20:28:00Z</dcterms:created>
  <dcterms:modified xsi:type="dcterms:W3CDTF">2026-08-31T20:31:00Z</dcterms:modified>
</cp:coreProperties>
</file>